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B3A2F" w14:textId="5049AD11" w:rsidR="00FC290C" w:rsidRPr="00FC290C" w:rsidRDefault="00FC290C" w:rsidP="00E24EC1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DE"/>
        </w:rPr>
      </w:pPr>
      <w:r>
        <w:rPr>
          <w:rFonts w:eastAsia="Times New Roman"/>
          <w:color w:val="000000"/>
          <w:lang w:val="en-US"/>
        </w:rPr>
        <w:t xml:space="preserve">Research on </w:t>
      </w:r>
      <w:r>
        <w:rPr>
          <w:rFonts w:eastAsia="Times New Roman"/>
          <w:color w:val="000000"/>
          <w:lang w:val="en-DE"/>
        </w:rPr>
        <w:t>puberty, the menstrual cycle, and menopause</w:t>
      </w:r>
      <w:r>
        <w:rPr>
          <w:rFonts w:eastAsia="Times New Roman"/>
          <w:color w:val="000000"/>
          <w:lang w:val="en-US"/>
        </w:rPr>
        <w:t xml:space="preserve"> often measures steroids.</w:t>
      </w:r>
    </w:p>
    <w:p w14:paraId="18DA7C9D" w14:textId="74E9ADB4" w:rsidR="00FC290C" w:rsidRPr="00FC290C" w:rsidRDefault="00FC290C" w:rsidP="00E24EC1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DE"/>
        </w:rPr>
      </w:pPr>
      <w:r>
        <w:rPr>
          <w:rFonts w:eastAsia="Times New Roman"/>
          <w:color w:val="000000"/>
          <w:lang w:val="en-US"/>
        </w:rPr>
        <w:t>Estradiol and progesterone are often measured with salivary steroid immunoassays.</w:t>
      </w:r>
    </w:p>
    <w:p w14:paraId="6BCC68C6" w14:textId="1DB1DB27" w:rsidR="00FC290C" w:rsidRPr="00FC290C" w:rsidRDefault="00FC290C" w:rsidP="00CB2CF2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DE"/>
        </w:rPr>
      </w:pPr>
      <w:r>
        <w:rPr>
          <w:rFonts w:eastAsia="Times New Roman"/>
          <w:color w:val="000000"/>
          <w:lang w:val="en-US"/>
        </w:rPr>
        <w:t xml:space="preserve">We found s</w:t>
      </w:r>
      <w:r>
        <w:rPr>
          <w:rFonts w:eastAsia="Times New Roman"/>
          <w:color w:val="000000"/>
          <w:lang w:val="en-DE"/>
        </w:rPr>
        <w:t xml:space="preserve">alivary </w:t>
      </w:r>
      <w:del w:id="1001" w:author="Claude" w:date="2026-10-21T12:00:00Z">
        <w:r>
          <w:rPr>
            <w:rFonts w:eastAsia="Times New Roman"/>
            <w:color w:val="000000"/>
            <w:lang w:val="en-US"/>
          </w:rPr>
          <w:delText xml:space="preserve">assays have</w:delText>
        </w:r>
      </w:del>
      <w:ins w:id="1002" w:author="Claude" w:date="2026-10-21T12:00:00Z">
        <w:r>
          <w:rPr>
            <w:rFonts w:eastAsia="Times New Roman"/>
            <w:color w:val="000000"/>
            <w:lang w:val="en-US"/>
          </w:rPr>
          <w:t xml:space="preserve">immunoassays have</w:t>
        </w:r>
      </w:ins>
      <w:r>
        <w:rPr>
          <w:rFonts w:eastAsia="Times New Roman"/>
          <w:color w:val="000000"/>
          <w:lang w:val="en-US"/>
        </w:rPr>
        <w:t xml:space="preserve"> weaker-than-expected relatioships with cycle phase.</w:t>
      </w:r>
    </w:p>
    <w:p w14:paraId="2B4792E0" w14:textId="1B91E2E6" w:rsidR="00FC290C" w:rsidRPr="00FC290C" w:rsidRDefault="00FC290C" w:rsidP="00CB2CF2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DE"/>
        </w:rPr>
      </w:pPr>
      <w:r>
        <w:rPr>
          <w:rFonts w:eastAsia="Times New Roman"/>
          <w:color w:val="000000"/>
          <w:lang w:val="en-US"/>
        </w:rPr>
        <w:t>They seem to</w:t>
      </w:r>
      <w:r>
        <w:rPr>
          <w:rFonts w:eastAsia="Times New Roman"/>
          <w:color w:val="000000"/>
          <w:lang w:val="en-DE"/>
        </w:rPr>
        <w:t xml:space="preserve"> be outperformed by estimates based only on the day in cycle. </w:t>
      </w:r>
    </w:p>
    <w:p w14:paraId="5D3F0729" w14:textId="00307C7B" w:rsidR="00E24EC1" w:rsidRPr="00FC290C" w:rsidRDefault="00E24EC1" w:rsidP="00CB2CF2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DE"/>
        </w:rPr>
      </w:pPr>
      <w:r>
        <w:rPr>
          <w:rFonts w:eastAsia="Times New Roman"/>
          <w:color w:val="000000"/>
          <w:lang w:val="en-DE"/>
        </w:rPr>
        <w:t xml:space="preserve">Consequently, swaths of the literature need to be revisited. </w:t>
      </w:r>
    </w:p>
    <w:p w14:paraId="328CFCEE" w14:textId="56601B8B" w:rsidR="001700AE" w:rsidRPr="00E24EC1" w:rsidRDefault="001700AE" w:rsidP="00E24EC1">
      <w:pPr>
        <w:rPr>
          <w:lang w:val="en-DE"/>
        </w:rPr>
      </w:pPr>
    </w:p>
    <w:sectPr w:rsidR="001700AE" w:rsidRPr="00E24EC1" w:rsidSect="002D5AC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lnNumType w:countBy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2AD692" w14:textId="77777777" w:rsidR="007E17A7" w:rsidRDefault="007E17A7">
      <w:pPr>
        <w:spacing w:line="240" w:lineRule="auto"/>
      </w:pPr>
      <w:r>
        <w:separator/>
      </w:r>
    </w:p>
  </w:endnote>
  <w:endnote w:type="continuationSeparator" w:id="0">
    <w:p w14:paraId="14BB32F2" w14:textId="77777777" w:rsidR="007E17A7" w:rsidRDefault="007E17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465A24" w14:textId="77777777" w:rsidR="001700AE" w:rsidRDefault="00B31CB6">
    <w:pPr>
      <w:jc w:val="right"/>
    </w:pPr>
    <w:r>
      <w:fldChar w:fldCharType="begin"/>
    </w:r>
    <w:r>
      <w:instrText>PAGE</w:instrText>
    </w:r>
    <w:r>
      <w:fldChar w:fldCharType="separate"/>
    </w:r>
    <w:r w:rsidR="002D5AC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B4D8C8" w14:textId="77777777" w:rsidR="007E17A7" w:rsidRDefault="007E17A7">
      <w:pPr>
        <w:spacing w:line="240" w:lineRule="auto"/>
      </w:pPr>
      <w:r>
        <w:separator/>
      </w:r>
    </w:p>
  </w:footnote>
  <w:footnote w:type="continuationSeparator" w:id="0">
    <w:p w14:paraId="63D7013D" w14:textId="77777777" w:rsidR="007E17A7" w:rsidRDefault="007E17A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086EE8" w14:textId="77777777" w:rsidR="001700AE" w:rsidRDefault="001700A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B17D2"/>
    <w:multiLevelType w:val="multilevel"/>
    <w:tmpl w:val="2BEA2A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799480D"/>
    <w:multiLevelType w:val="hybridMultilevel"/>
    <w:tmpl w:val="A3B26C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6763407">
    <w:abstractNumId w:val="0"/>
  </w:num>
  <w:num w:numId="2" w16cid:durableId="16152059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0AE"/>
    <w:rsid w:val="0012404F"/>
    <w:rsid w:val="001700AE"/>
    <w:rsid w:val="002D5AC5"/>
    <w:rsid w:val="004B368E"/>
    <w:rsid w:val="007E17A7"/>
    <w:rsid w:val="008721C3"/>
    <w:rsid w:val="00B31CB6"/>
    <w:rsid w:val="00C8323B"/>
    <w:rsid w:val="00DB1281"/>
    <w:rsid w:val="00E24EC1"/>
    <w:rsid w:val="00FC2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5B03686"/>
  <w15:docId w15:val="{0AF24BD1-E543-8C4A-B988-B67462E6E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character" w:styleId="LineNumber">
    <w:name w:val="line number"/>
    <w:basedOn w:val="DefaultParagraphFont"/>
    <w:uiPriority w:val="99"/>
    <w:semiHidden/>
    <w:unhideWhenUsed/>
    <w:rsid w:val="002D5AC5"/>
  </w:style>
  <w:style w:type="paragraph" w:styleId="ListParagraph">
    <w:name w:val="List Paragraph"/>
    <w:basedOn w:val="Normal"/>
    <w:uiPriority w:val="34"/>
    <w:qFormat/>
    <w:rsid w:val="00E24EC1"/>
    <w:pPr>
      <w:ind w:left="720"/>
      <w:contextualSpacing/>
    </w:pPr>
  </w:style>
  <w:style w:type="paragraph" w:styleId="Revision">
    <w:name w:val="Revision"/>
    <w:hidden/>
    <w:uiPriority w:val="99"/>
    <w:semiHidden/>
    <w:rsid w:val="008721C3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607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Ruben Arslan</cp:lastModifiedBy>
  <cp:revision>7</cp:revision>
  <dcterms:created xsi:type="dcterms:W3CDTF">2022-05-15T09:36:00Z</dcterms:created>
  <dcterms:modified xsi:type="dcterms:W3CDTF">2022-11-26T13:44:00Z</dcterms:modified>
</cp:coreProperties>
</file>